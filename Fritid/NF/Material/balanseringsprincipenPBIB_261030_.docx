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FBF26" w14:textId="2814EDCC" w:rsidR="006142C3" w:rsidRDefault="006142C3" w:rsidP="0025120A">
      <w:pPr>
        <w:spacing w:afterLines="60" w:after="144"/>
      </w:pPr>
      <w:commentRangeStart w:id="1"/>
      <w:del w:id="101" w:author="Kent Lundgren" w:date="2026-10-30T12:00:00Z">
        <w:r>
          <w:delText xml:space="preserve">Inför balanseringsprincipen!</w:delText>
        </w:r>
      </w:del>
      <w:ins w:id="102" w:author="Kent Lundgren" w:date="2026-10-30T12:00:00Z">
        <w:r>
          <w:t xml:space="preserve">Lund behöver en regel för naturen när vi bygger</w:t>
        </w:r>
      </w:ins>
      <w:commentRangeEnd w:id="1"/>
      <w:r>
        <w:rPr>
          <w:rStyle w:val="CommentReference"/>
        </w:rPr>
        <w:commentReference w:id="1"/>
      </w:r>
    </w:p>
    <w:p w14:paraId="393ED590" w14:textId="09C703F7" w:rsidR="0025120A" w:rsidRDefault="00BD1A23" w:rsidP="0025120A">
      <w:pPr>
        <w:spacing w:afterLines="60" w:after="144"/>
      </w:pPr>
      <w:commentRangeStart w:id="0"/>
      <w:r>
        <w:t xml:space="preserve">Undvik – minimera – återställ – kompensera!</w:t>
      </w:r>
      <w:commentRangeEnd w:id="0"/>
      <w:r>
        <w:rPr>
          <w:rStyle w:val="CommentReference"/>
        </w:rPr>
        <w:commentReference w:id="0"/>
      </w:r>
      <w:r>
        <w:t xml:space="preserve"> Det är de fyra stegen i det som kallas balanseringsprincipen inom samhällsbyggnad och miljövård. </w:t>
      </w:r>
    </w:p>
    <w:p w14:paraId="66202225" w14:textId="18D1F291" w:rsidR="0025120A" w:rsidRDefault="00BD1A23" w:rsidP="0025120A">
      <w:pPr>
        <w:spacing w:afterLines="60" w:after="144"/>
      </w:pPr>
      <w:r>
        <w:t xml:space="preserve">Målet i ett planprojekt är givetvis att i första hand undvika skador på känslig natur eller sociala värden. Går inte detta – om till exempel ett visst byggprojekt anses helt nödvändigt </w:t>
        <w:softHyphen/>
        <w:t xml:space="preserve">– bör skadorna minimeras och skadad miljö återställas. I sista hand ska nya naturvärden skapas för att kompensera för det som förlorats. Lunds Naturskyddsförening önskar att den nya majoriteten i kommunen inför balanseringsprincipen i alla planärenden.</w:t>
      </w:r>
    </w:p>
    <w:p w14:paraId="200F1C10" w14:textId="70D71F5B" w:rsidR="0025120A" w:rsidRDefault="0025120A" w:rsidP="0025120A">
      <w:pPr>
        <w:spacing w:afterLines="60" w:after="144"/>
      </w:pPr>
      <w:r>
        <w:t xml:space="preserve">Plan- och bygglagen innehåller för närvarande inte sådana krav, men flera kommuner har ändå frivilligt infört miljökompensation på kommunal mark vid detaljplaner. I Skåne är det Helsingborg och Lomma kommuner som kommit längst i detta arbete.</w:t>
      </w:r>
    </w:p>
    <w:p w14:paraId="0CE33BAC" w14:textId="224C5111" w:rsidR="0025120A" w:rsidRDefault="00C50BC2" w:rsidP="0025120A">
      <w:pPr>
        <w:spacing w:afterLines="60" w:after="144"/>
      </w:pPr>
      <w:r>
        <w:t xml:space="preserve">Andra länder i Europa har tillämpat balanseringsprincipen </w:t>
      </w:r>
      <w:del w:id="103" w:author="Kent Lundgren" w:date="2026-10-30T12:00:00Z">
        <w:r>
          <w:delText xml:space="preserve">i många år, t ex Tyskland och England.</w:delText>
        </w:r>
      </w:del>
      <w:ins w:id="104" w:author="Kent Lundgren" w:date="2026-10-30T12:00:00Z">
        <w:r>
          <w:t xml:space="preserve">länge. Tyskland har haft regler av det här slaget sedan 1976, och England kräver sedan 2024 att de flesta bygglov ger en mätbar förbättring för naturen.</w:t>
        </w:r>
      </w:ins>
      <w:r>
        <w:t xml:space="preserve"> Erfarenheterna är goda och kostnaden för kompensation brukar hamna kring </w:t>
      </w:r>
      <w:commentRangeStart w:id="2"/>
      <w:r>
        <w:t xml:space="preserve">ca 1-4% av exploateringsbudgeten</w:t>
      </w:r>
      <w:commentRangeEnd w:id="2"/>
      <w:r>
        <w:rPr>
          <w:rStyle w:val="CommentReference"/>
        </w:rPr>
        <w:commentReference w:id="2"/>
      </w:r>
      <w:r>
        <w:t xml:space="preserve">. I Tyskland finns det till och med kompensationsbanker där privata markägare skapar nya värden som sedan kan köpas av exploatörer i närområdet.</w:t>
      </w:r>
    </w:p>
    <w:p w14:paraId="071A460C" w14:textId="0229C1D6" w:rsidR="0025120A" w:rsidRDefault="0025120A" w:rsidP="0025120A">
      <w:pPr>
        <w:spacing w:after="60"/>
      </w:pPr>
      <w:r>
        <w:t xml:space="preserve">De aspekter som brukar kompenseras är framför allt friluftsliv, biologisk mångfald och vatten. Det kan handla om att skapa rastplatser, stigar och upplevelsevärden, eller förbättra den biologiska mångfalden genom att anlägga blomsterrika ängar eller tillföra död ved som gynnar insektslivet. Det kan också handla om att flytta arter som påverkas negativt. När det gäller vatten kan nya vatten skapas om äldre vatten skadats. </w:t>
      </w:r>
    </w:p>
    <w:p w14:paraId="70411D17" w14:textId="2088EB5B" w:rsidR="006142C3" w:rsidRDefault="0025120A" w:rsidP="006142C3">
      <w:pPr>
        <w:spacing w:after="60"/>
      </w:pPr>
      <w:r>
        <w:t xml:space="preserve">Före ett beslut om kompensation måste de värden som finns på platsen utredas, vilket normalt görs i alla planärenden. Om där finns värden som kan påverkas negativt ska planärendet kompletteras med förslag på möjliga sätt att kompensera de skadade värdena. Det är viktigt att dessa åtgärder sker inom eller nära </w:t>
      </w:r>
      <w:del w:id="105" w:author="Kent Lundgren" w:date="2026-10-30T12:00:00Z">
        <w:r>
          <w:delText xml:space="preserve">verksamhetsområdet</w:delText>
        </w:r>
      </w:del>
      <w:ins w:id="106" w:author="Kent Lundgren" w:date="2026-10-30T12:00:00Z">
        <w:r>
          <w:t xml:space="preserve">platsen där skadan sker</w:t>
        </w:r>
      </w:ins>
      <w:r>
        <w:t xml:space="preserve">. Det står också kommunen fritt att </w:t>
      </w:r>
      <w:del w:id="107" w:author="Kent Lundgren" w:date="2026-10-30T12:00:00Z">
        <w:r>
          <w:delText xml:space="preserve">överkompensera för att skapa mer värden efter åtgärden än före den</w:delText>
        </w:r>
      </w:del>
      <w:ins w:id="108" w:author="Kent Lundgren" w:date="2026-10-30T12:00:00Z">
        <w:r>
          <w:t xml:space="preserve">skapa mer värde än det som gick förlorat</w:t>
        </w:r>
      </w:ins>
      <w:r>
        <w:t xml:space="preserve">. </w:t>
      </w:r>
    </w:p>
    <w:p w14:paraId="696AB65F" w14:textId="2DA12E5F" w:rsidR="006142C3" w:rsidRDefault="006142C3" w:rsidP="006142C3">
      <w:commentRangeStart w:id="3"/>
      <w:del w:id="109" w:author="Kent Lundgren" w:date="2026-10-30T12:00:00Z">
        <w:r>
          <w:delText xml:space="preserve">Vi hoppas att Lunds kommun inspireras av erfarenheterna i Lomma och Helsingborgs kommuner och inför balanseringsprincipen i kommunen.</w:delText>
        </w:r>
      </w:del>
      <w:ins w:id="110" w:author="Kent Lundgren" w:date="2026-10-30T12:00:00Z">
        <w:r>
          <w:t xml:space="preserve">Vi uppmanar den nya majoriteten i Lund att skriva in balanseringsprincipen i sin överenskommelse och att införa den som policy i alla planärenden. Lomma och Helsingborg visar att det går att göra redan nu, utan att lagen kräver det.</w:t>
        </w:r>
      </w:ins>
      <w:commentRangeEnd w:id="3"/>
      <w:r>
        <w:rPr>
          <w:rStyle w:val="CommentReference"/>
        </w:rPr>
        <w:commentReference w:id="3"/>
      </w:r>
    </w:p>
    <w:p w14:paraId="21A02152" w14:textId="77777777" w:rsidR="006142C3" w:rsidRDefault="006142C3" w:rsidP="006142C3">
      <w:pPr>
        <w:spacing w:after="60"/>
      </w:pPr>
    </w:p>
    <w:p w14:paraId="5ED34A13" w14:textId="77777777" w:rsidR="006142C3" w:rsidRDefault="006142C3" w:rsidP="006142C3"/>
    <w:p w14:paraId="377A7FFE" w14:textId="0D05F3EB" w:rsidR="006142C3" w:rsidRDefault="006142C3" w:rsidP="006142C3">
      <w:pPr>
        <w:spacing w:after="60"/>
      </w:pPr>
    </w:p>
    <w:p w14:paraId="056A1306" w14:textId="718D15F4" w:rsidR="0025120A" w:rsidRDefault="0025120A" w:rsidP="0025120A"/>
    <w:p w14:paraId="67605180" w14:textId="71EDFC00" w:rsidR="0025120A" w:rsidRDefault="0025120A" w:rsidP="0025120A"/>
    <w:p w14:paraId="4C01B081" w14:textId="77777777" w:rsidR="0025120A" w:rsidRDefault="0025120A" w:rsidP="0025120A"/>
    <w:p w14:paraId="76F5C7D2" w14:textId="77777777" w:rsidR="0025120A" w:rsidRDefault="0025120A" w:rsidP="0025120A"/>
    <w:p w14:paraId="30C6A291" w14:textId="15FDE12D" w:rsidR="0025120A" w:rsidRDefault="0025120A" w:rsidP="0025120A"/>
    <w:p w14:paraId="4D8635B1" w14:textId="77777777" w:rsidR="0025120A" w:rsidRDefault="0025120A" w:rsidP="0025120A">
      <w:pPr>
        <w:spacing w:afterLines="60" w:after="144"/>
      </w:pPr>
    </w:p>
    <w:p w14:paraId="47769171" w14:textId="79CAE5A4" w:rsidR="00BD1A23" w:rsidRDefault="00BD1A23"/>
    <w:p w14:paraId="30832C36" w14:textId="77777777" w:rsidR="00BD1A23" w:rsidRDefault="00BD1A23"/>
    <w:p w14:paraId="33BBCA2D" w14:textId="77777777" w:rsidR="00BD1A23" w:rsidRDefault="00BD1A23"/>
    <w:p w14:paraId="4F8CF52E" w14:textId="77777777" w:rsidR="00BD1A23" w:rsidRDefault="00BD1A23"/>
    <w:p w14:paraId="2B17CB07" w14:textId="7C204606" w:rsidR="00601144" w:rsidRDefault="00601144"/>
    <w:sectPr w:rsidR="0060114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t Lundgren" w:date="2026-10-30T14:16:43Z" w:initials="KL">
    <w:p w14:paraId="56CD5DA5" w14:textId="77777777">
      <w:r>
        <w:rPr>
          <w:rStyle w:val="CommentReference"/>
        </w:rPr>
        <w:annotationRef/>
      </w:r>
      <w:r>
        <w:rPr>
          <w:color w:val="000000"/>
          <w:sz w:val="20"/>
          <w:szCs w:val="20"/>
        </w:rPr>
        <w:t xml:space="preserve">Bra öppning: de fyra stegen i rätt ordning gör att läsaren direkt förstår logiken.</w:t>
      </w:r>
    </w:p>
  </w:comment>
  <w:comment w:id="1" w:author="Kent Lundgren" w:date="2026-10-30T14:16:43Z" w:initials="KL">
    <w:p w14:paraId="00BBDAB0" w14:textId="77777777">
      <w:r>
        <w:rPr>
          <w:rStyle w:val="CommentReference"/>
        </w:rPr>
        <w:annotationRef/>
      </w:r>
      <w:r>
        <w:rPr>
          <w:color w:val="000000"/>
          <w:sz w:val="20"/>
          <w:szCs w:val="20"/>
        </w:rPr>
        <w:t xml:space="preserve">Rubriken föreslås säga vad som saknas i Lund. Termen balanseringsprincipen kommer då i andra stycket, när läsaren redan förstår vad den ska lösa.</w:t>
      </w:r>
    </w:p>
  </w:comment>
  <w:comment w:id="2" w:author="Kent Lundgren" w:date="2026-10-30T14:16:44Z" w:initials="KL">
    <w:p w14:paraId="3BE85360" w14:textId="77777777">
      <w:r>
        <w:rPr>
          <w:rStyle w:val="CommentReference"/>
        </w:rPr>
        <w:annotationRef/>
      </w:r>
      <w:r>
        <w:rPr>
          <w:color w:val="000000"/>
          <w:sz w:val="20"/>
          <w:szCs w:val="20"/>
        </w:rPr>
        <w:t xml:space="preserve">Vilken källa finns för 1–4 %? Politiker och tjänstemän kommer att fråga. Går siffran inte att belägga kan meningen i stället lyda: ”kostnaden brukar vara en liten del av exploateringsbudgeten”.</w:t>
      </w:r>
    </w:p>
  </w:comment>
  <w:comment w:id="3" w:author="Kent Lundgren" w:date="2026-10-30T14:16:44Z" w:initials="KL">
    <w:p w14:paraId="46FFDA68" w14:textId="77777777">
      <w:r>
        <w:rPr>
          <w:rStyle w:val="CommentReference"/>
        </w:rPr>
        <w:annotationRef/>
      </w:r>
      <w:r>
        <w:rPr>
          <w:color w:val="000000"/>
          <w:sz w:val="20"/>
          <w:szCs w:val="20"/>
        </w:rPr>
        <w:t xml:space="preserve">Slutet är nu ett konkret krav med mottagare (den nya majoriteten) i stället för en förhoppning. Det upprepar kravet från tredje stycket, så att den som bara läser början och slutet får med sig det viktigaste.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CD5DA5" w15:done="0"/>
  <w15:commentEx w15:paraId="00BBDAB0" w15:done="0"/>
  <w15:commentEx w15:paraId="3BE85360" w15:done="0"/>
  <w15:commentEx w15:paraId="46FFDA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1271470" w16cex:dateUtc="2026-10-30T14:16:43Z"/>
  <w16cex:commentExtensible w16cex:durableId="217932A7" w16cex:dateUtc="2026-10-30T14:16:43Z"/>
  <w16cex:commentExtensible w16cex:durableId="26635E98" w16cex:dateUtc="2026-10-30T14:16:44Z"/>
  <w16cex:commentExtensible w16cex:durableId="2FBFAC72" w16cex:dateUtc="2026-10-30T14:16:4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CD5DA5" w16cid:durableId="21271470"/>
  <w16cid:commentId w16cid:paraId="00BBDAB0" w16cid:durableId="217932A7"/>
  <w16cid:commentId w16cid:paraId="3BE85360" w16cid:durableId="26635E98"/>
  <w16cid:commentId w16cid:paraId="46FFDA68" w16cid:durableId="2FBFAC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alatino">
    <w:panose1 w:val="00000000000000000000"/>
    <w:charset w:val="00"/>
    <w:family w:val="auto"/>
    <w:pitch w:val="variable"/>
    <w:sig w:usb0="A00002FF" w:usb1="7800205A" w:usb2="14600000" w:usb3="00000000" w:csb0="00000193" w:csb1="00000000"/>
  </w:font>
  <w:font w:name="Calibri">
    <w:panose1 w:val="020F0502020204030204"/>
    <w:charset w:val="00"/>
    <w:family w:val="swiss"/>
    <w:pitch w:val="variable"/>
    <w:sig w:usb0="E0002AFF" w:usb1="C000247B" w:usb2="00000009" w:usb3="00000000" w:csb0="000001FF" w:csb1="00000000"/>
  </w:font>
  <w:font w:name="Times New Roman (CS-brödtex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23"/>
    <w:rsid w:val="0025120A"/>
    <w:rsid w:val="00601144"/>
    <w:rsid w:val="006142C3"/>
    <w:rsid w:val="00BD1A23"/>
    <w:rsid w:val="00C50BC2"/>
    <w:rsid w:val="00C71FD3"/>
    <w:rsid w:val="00D67F42"/>
    <w:rsid w:val="00E169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00AEB5ED"/>
  <w15:chartTrackingRefBased/>
  <w15:docId w15:val="{8C55D644-ABE7-7B4E-A4CD-C2F555EF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alatino" w:eastAsiaTheme="minorHAnsi" w:hAnsi="Palatino" w:cs="Times New Roman (CS-brödtext)"/>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D1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BD1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BD1A2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BD1A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Rubrik5">
    <w:name w:val="heading 5"/>
    <w:basedOn w:val="Normal"/>
    <w:next w:val="Normal"/>
    <w:link w:val="Rubrik5Char"/>
    <w:uiPriority w:val="9"/>
    <w:semiHidden/>
    <w:unhideWhenUsed/>
    <w:qFormat/>
    <w:rsid w:val="00BD1A23"/>
    <w:pPr>
      <w:keepNext/>
      <w:keepLines/>
      <w:spacing w:before="80" w:after="40"/>
      <w:outlineLvl w:val="4"/>
    </w:pPr>
    <w:rPr>
      <w:rFonts w:asciiTheme="minorHAnsi" w:eastAsiaTheme="majorEastAsia" w:hAnsiTheme="minorHAnsi" w:cstheme="majorBidi"/>
      <w:color w:val="2F5496" w:themeColor="accent1" w:themeShade="BF"/>
    </w:rPr>
  </w:style>
  <w:style w:type="paragraph" w:styleId="Rubrik6">
    <w:name w:val="heading 6"/>
    <w:basedOn w:val="Normal"/>
    <w:next w:val="Normal"/>
    <w:link w:val="Rubrik6Char"/>
    <w:uiPriority w:val="9"/>
    <w:semiHidden/>
    <w:unhideWhenUsed/>
    <w:qFormat/>
    <w:rsid w:val="00BD1A23"/>
    <w:pPr>
      <w:keepNext/>
      <w:keepLines/>
      <w:spacing w:before="40"/>
      <w:outlineLvl w:val="5"/>
    </w:pPr>
    <w:rPr>
      <w:rFonts w:asciiTheme="minorHAnsi" w:eastAsiaTheme="majorEastAsia" w:hAnsiTheme="minorHAnsi" w:cstheme="majorBidi"/>
      <w:i/>
      <w:iCs/>
      <w:color w:val="595959" w:themeColor="text1" w:themeTint="A6"/>
    </w:rPr>
  </w:style>
  <w:style w:type="paragraph" w:styleId="Rubrik7">
    <w:name w:val="heading 7"/>
    <w:basedOn w:val="Normal"/>
    <w:next w:val="Normal"/>
    <w:link w:val="Rubrik7Char"/>
    <w:uiPriority w:val="9"/>
    <w:semiHidden/>
    <w:unhideWhenUsed/>
    <w:qFormat/>
    <w:rsid w:val="00BD1A23"/>
    <w:pPr>
      <w:keepNext/>
      <w:keepLines/>
      <w:spacing w:before="40"/>
      <w:outlineLvl w:val="6"/>
    </w:pPr>
    <w:rPr>
      <w:rFonts w:asciiTheme="minorHAnsi" w:eastAsiaTheme="majorEastAsia" w:hAnsiTheme="minorHAnsi" w:cstheme="majorBidi"/>
      <w:color w:val="595959" w:themeColor="text1" w:themeTint="A6"/>
    </w:rPr>
  </w:style>
  <w:style w:type="paragraph" w:styleId="Rubrik8">
    <w:name w:val="heading 8"/>
    <w:basedOn w:val="Normal"/>
    <w:next w:val="Normal"/>
    <w:link w:val="Rubrik8Char"/>
    <w:uiPriority w:val="9"/>
    <w:semiHidden/>
    <w:unhideWhenUsed/>
    <w:qFormat/>
    <w:rsid w:val="00BD1A23"/>
    <w:pPr>
      <w:keepNext/>
      <w:keepLines/>
      <w:outlineLvl w:val="7"/>
    </w:pPr>
    <w:rPr>
      <w:rFonts w:asciiTheme="minorHAnsi" w:eastAsiaTheme="majorEastAsia" w:hAnsiTheme="minorHAnsi" w:cstheme="majorBidi"/>
      <w:i/>
      <w:iCs/>
      <w:color w:val="272727" w:themeColor="text1" w:themeTint="D8"/>
    </w:rPr>
  </w:style>
  <w:style w:type="paragraph" w:styleId="Rubrik9">
    <w:name w:val="heading 9"/>
    <w:basedOn w:val="Normal"/>
    <w:next w:val="Normal"/>
    <w:link w:val="Rubrik9Char"/>
    <w:uiPriority w:val="9"/>
    <w:semiHidden/>
    <w:unhideWhenUsed/>
    <w:qFormat/>
    <w:rsid w:val="00BD1A23"/>
    <w:pPr>
      <w:keepNext/>
      <w:keepLines/>
      <w:outlineLvl w:val="8"/>
    </w:pPr>
    <w:rPr>
      <w:rFonts w:asciiTheme="minorHAnsi" w:eastAsiaTheme="majorEastAsia" w:hAnsiTheme="minorHAnsi"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D1A23"/>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BD1A23"/>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BD1A23"/>
    <w:rPr>
      <w:rFonts w:asciiTheme="minorHAnsi" w:eastAsiaTheme="majorEastAsia" w:hAnsiTheme="minorHAnsi"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BD1A23"/>
    <w:rPr>
      <w:rFonts w:asciiTheme="minorHAnsi" w:eastAsiaTheme="majorEastAsia" w:hAnsiTheme="minorHAnsi" w:cstheme="majorBidi"/>
      <w:i/>
      <w:iCs/>
      <w:color w:val="2F5496" w:themeColor="accent1" w:themeShade="BF"/>
    </w:rPr>
  </w:style>
  <w:style w:type="character" w:customStyle="1" w:styleId="Rubrik5Char">
    <w:name w:val="Rubrik 5 Char"/>
    <w:basedOn w:val="Standardstycketeckensnitt"/>
    <w:link w:val="Rubrik5"/>
    <w:uiPriority w:val="9"/>
    <w:semiHidden/>
    <w:rsid w:val="00BD1A23"/>
    <w:rPr>
      <w:rFonts w:asciiTheme="minorHAnsi" w:eastAsiaTheme="majorEastAsia" w:hAnsiTheme="minorHAnsi" w:cstheme="majorBidi"/>
      <w:color w:val="2F5496" w:themeColor="accent1" w:themeShade="BF"/>
    </w:rPr>
  </w:style>
  <w:style w:type="character" w:customStyle="1" w:styleId="Rubrik6Char">
    <w:name w:val="Rubrik 6 Char"/>
    <w:basedOn w:val="Standardstycketeckensnitt"/>
    <w:link w:val="Rubrik6"/>
    <w:uiPriority w:val="9"/>
    <w:semiHidden/>
    <w:rsid w:val="00BD1A23"/>
    <w:rPr>
      <w:rFonts w:asciiTheme="minorHAnsi" w:eastAsiaTheme="majorEastAsia" w:hAnsiTheme="minorHAnsi" w:cstheme="majorBidi"/>
      <w:i/>
      <w:iCs/>
      <w:color w:val="595959" w:themeColor="text1" w:themeTint="A6"/>
    </w:rPr>
  </w:style>
  <w:style w:type="character" w:customStyle="1" w:styleId="Rubrik7Char">
    <w:name w:val="Rubrik 7 Char"/>
    <w:basedOn w:val="Standardstycketeckensnitt"/>
    <w:link w:val="Rubrik7"/>
    <w:uiPriority w:val="9"/>
    <w:semiHidden/>
    <w:rsid w:val="00BD1A23"/>
    <w:rPr>
      <w:rFonts w:asciiTheme="minorHAnsi" w:eastAsiaTheme="majorEastAsia" w:hAnsiTheme="minorHAnsi" w:cstheme="majorBidi"/>
      <w:color w:val="595959" w:themeColor="text1" w:themeTint="A6"/>
    </w:rPr>
  </w:style>
  <w:style w:type="character" w:customStyle="1" w:styleId="Rubrik8Char">
    <w:name w:val="Rubrik 8 Char"/>
    <w:basedOn w:val="Standardstycketeckensnitt"/>
    <w:link w:val="Rubrik8"/>
    <w:uiPriority w:val="9"/>
    <w:semiHidden/>
    <w:rsid w:val="00BD1A23"/>
    <w:rPr>
      <w:rFonts w:asciiTheme="minorHAnsi" w:eastAsiaTheme="majorEastAsia" w:hAnsiTheme="minorHAnsi" w:cstheme="majorBidi"/>
      <w:i/>
      <w:iCs/>
      <w:color w:val="272727" w:themeColor="text1" w:themeTint="D8"/>
    </w:rPr>
  </w:style>
  <w:style w:type="character" w:customStyle="1" w:styleId="Rubrik9Char">
    <w:name w:val="Rubrik 9 Char"/>
    <w:basedOn w:val="Standardstycketeckensnitt"/>
    <w:link w:val="Rubrik9"/>
    <w:uiPriority w:val="9"/>
    <w:semiHidden/>
    <w:rsid w:val="00BD1A23"/>
    <w:rPr>
      <w:rFonts w:asciiTheme="minorHAnsi" w:eastAsiaTheme="majorEastAsia" w:hAnsiTheme="minorHAnsi" w:cstheme="majorBidi"/>
      <w:color w:val="272727" w:themeColor="text1" w:themeTint="D8"/>
    </w:rPr>
  </w:style>
  <w:style w:type="paragraph" w:styleId="Rubrik">
    <w:name w:val="Title"/>
    <w:basedOn w:val="Normal"/>
    <w:next w:val="Normal"/>
    <w:link w:val="RubrikChar"/>
    <w:uiPriority w:val="10"/>
    <w:qFormat/>
    <w:rsid w:val="00BD1A23"/>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D1A2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D1A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D1A23"/>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Char"/>
    <w:uiPriority w:val="29"/>
    <w:qFormat/>
    <w:rsid w:val="00BD1A23"/>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BD1A23"/>
    <w:rPr>
      <w:i/>
      <w:iCs/>
      <w:color w:val="404040" w:themeColor="text1" w:themeTint="BF"/>
    </w:rPr>
  </w:style>
  <w:style w:type="paragraph" w:styleId="Liststycke">
    <w:name w:val="List Paragraph"/>
    <w:basedOn w:val="Normal"/>
    <w:uiPriority w:val="34"/>
    <w:qFormat/>
    <w:rsid w:val="00BD1A23"/>
    <w:pPr>
      <w:ind w:left="720"/>
      <w:contextualSpacing/>
    </w:pPr>
  </w:style>
  <w:style w:type="character" w:styleId="Starkbetoning">
    <w:name w:val="Intense Emphasis"/>
    <w:basedOn w:val="Standardstycketeckensnitt"/>
    <w:uiPriority w:val="21"/>
    <w:qFormat/>
    <w:rsid w:val="00BD1A23"/>
    <w:rPr>
      <w:i/>
      <w:iCs/>
      <w:color w:val="2F5496" w:themeColor="accent1" w:themeShade="BF"/>
    </w:rPr>
  </w:style>
  <w:style w:type="paragraph" w:styleId="Starktcitat">
    <w:name w:val="Intense Quote"/>
    <w:basedOn w:val="Normal"/>
    <w:next w:val="Normal"/>
    <w:link w:val="StarktcitatChar"/>
    <w:uiPriority w:val="30"/>
    <w:qFormat/>
    <w:rsid w:val="00BD1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BD1A23"/>
    <w:rPr>
      <w:i/>
      <w:iCs/>
      <w:color w:val="2F5496" w:themeColor="accent1" w:themeShade="BF"/>
    </w:rPr>
  </w:style>
  <w:style w:type="character" w:styleId="Starkreferens">
    <w:name w:val="Intense Reference"/>
    <w:basedOn w:val="Standardstycketeckensnitt"/>
    <w:uiPriority w:val="32"/>
    <w:qFormat/>
    <w:rsid w:val="00BD1A23"/>
    <w:rPr>
      <w:b/>
      <w:bCs/>
      <w:smallCaps/>
      <w:color w:val="2F5496" w:themeColor="accent1" w:themeShade="BF"/>
      <w:spacing w:val="5"/>
    </w:rPr>
  </w:style>
  <w:style w:type="character" w:customStyle="1" w:styleId="apple-converted-space">
    <w:name w:val="apple-converted-space"/>
    <w:basedOn w:val="Standardstycketeckensnitt"/>
    <w:rsid w:val="00BD1A23"/>
  </w:style>
  <w:style w:type="character" w:styleId="Betoning">
    <w:name w:val="Emphasis"/>
    <w:basedOn w:val="Standardstycketeckensnitt"/>
    <w:uiPriority w:val="20"/>
    <w:qFormat/>
    <w:rsid w:val="00BD1A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350</Words>
  <Characters>1858</Characters>
  <Application>Microsoft Office Word</Application>
  <DocSecurity>0</DocSecurity>
  <Lines>15</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Ingela Björck</dc:creator>
  <cp:keywords/>
  <dc:description/>
  <cp:lastModifiedBy>Ingela Björck</cp:lastModifiedBy>
  <cp:revision>3</cp:revision>
  <cp:lastPrinted>2026-10-25T11:03:00Z</cp:lastPrinted>
  <dcterms:created xsi:type="dcterms:W3CDTF">2026-10-25T10:01:00Z</dcterms:created>
  <dcterms:modified xsi:type="dcterms:W3CDTF">2026-10-25T11:08:00Z</dcterms:modified>
</cp:coreProperties>
</file>